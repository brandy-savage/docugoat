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="http://schemas.openxmlformats.org/wordprocessingml/2006/main" xmlns:w14="http://schemas.microsoft.com/office/word/2010/wordml" mc:Ignorable="w14">
  <w:body>
    <w:p>
      <w:pPr>
        <w:pStyle w:val="Title"/>
      </w:pPr>
      <w:r>
        <w:t xml:space="preserve">MASTER SERVICES AGREEMENT</w:t>
      </w:r>
    </w:p>
    <w:p w14:paraId="1A2B3C4D" w14:textId="77777777" w:rsidR="00A1" w:rsidRDefault="00A1">
      <w:r w:rsidR="00A1">
        <w:t xml:space="preserve">This Master Services Agreement (the “</w:t>
      </w:r>
      <w:r>
        <w:rPr>
          <w:b/>
        </w:rPr>
        <w:t>Agreement</w:t>
      </w:r>
      <w:r>
        <w:t xml:space="preserve">”) is entered into by Customer ABC, Inc. (“</w:t>
      </w:r>
      <w:r>
        <w:rPr>
          <w:b/>
        </w:rPr>
        <w:t>Customer</w:t>
      </w:r>
      <w:r>
        <w:t xml:space="preserve">”) and Provider LLC (“</w:t>
      </w:r>
      <w:r>
        <w:rPr>
          <w:b/>
        </w:rPr>
        <w:t>Provider</w:t>
      </w:r>
      <w:r>
        <w:t>”).</w:t>
      </w:r>
    </w:p>
    <w:p>
      <w:pPr>
        <w:pStyle w:val="Heading1"/>
        <w:numPr>
          <w:ilvl w:val="0"/>
          <w:numId w:val="1"/>
        </w:numPr>
      </w:pPr>
      <w:r>
        <w:t xml:space="preserve">Services</w:t>
      </w:r>
    </w:p>
    <w:p>
      <w:pPr>
        <w:pStyle w:val="ListParagraph"/>
        <w:numPr>
          <w:ilvl w:val="1"/>
          <w:numId w:val="1"/>
        </w:numPr>
      </w:pPr>
      <w:r>
        <w:t xml:space="preserve">Provider shall perform the services described in each Statement of Work (“</w:t>
      </w:r>
      <w:r>
        <w:rPr>
          <w:b/>
        </w:rPr>
        <w:t xml:space="preserve">SOW</w:t>
      </w:r>
      <w:r>
        <w:t xml:space="preserve">”), including any services reasonably implied thereby.</w:t>
      </w:r>
    </w:p>
    <w:p>
      <w:pPr>
        <w:pStyle w:val="ListParagraph"/>
        <w:numPr>
          <w:ilvl w:val="1"/>
          <w:numId w:val="1"/>
        </w:numPr>
      </w:pPr>
      <w:r>
        <w:t xml:space="preserve">Customer may request changes to any SOW at any time, and Provider shall implement such changes</w:t>
      </w:r>
      <w:r>
        <w:tab/>
      </w:r>
      <w:r>
        <w:t xml:space="preserve">without additional charge.</w:t>
      </w:r>
    </w:p>
    <w:p>
      <w:pPr>
        <w:pStyle w:val="Heading1"/>
        <w:numPr>
          <w:ilvl w:val="0"/>
          <w:numId w:val="1"/>
        </w:numPr>
      </w:pPr>
      <w:r>
        <w:t xml:space="preserve">Fees and Payment</w:t>
      </w:r>
    </w:p>
    <w:p>
      <w:pPr>
        <w:pStyle w:val="ListParagraph"/>
        <w:numPr>
          <w:ilvl w:val="1"/>
          <w:numId w:val="1"/>
        </w:numPr>
      </w:pPr>
      <w:r>
        <w:t xml:space="preserve">Customer shall pay undisputed invoices within </w:t>
      </w:r>
      <w:del w:id="31" w:author="Counterparty Counsel" w:date="2026-09-02T10:00:00Z">
        <w:r>
          <w:delText>thirty (30)</w:delText>
        </w:r>
      </w:del>
      <w:ins w:id="32" w:author="Counterparty Counsel" w:date="2026-09-02T10:00:00Z">
        <w:r>
          <w:t>ninety (90)</w:t>
        </w:r>
      </w:ins>
      <w:r>
        <w:t xml:space="preserve"> days of receipt, and payment shall be contingent on Customer’s receipt of payment from its end client.</w:t>
      </w:r>
    </w:p>
    <w:tbl>
      <w:tblPr>
        <w:tblStyle w:val="TableGrid"/>
        <w:tblW w:w="0" w:type="auto"/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Fee Item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Amount</w:t>
            </w:r>
          </w:p>
        </w:tc>
      </w:tr>
      <w:tr>
        <w:tc>
          <w:tcPr>
            <w:tcW w:w="4680" w:type="dxa"/>
          </w:tcPr>
          <w:p>
            <w:r>
              <w:t xml:space="preserve">Monthly retainer</w:t>
            </w:r>
          </w:p>
        </w:tc>
        <w:tc>
          <w:tcPr>
            <w:tcW w:w="4680" w:type="dxa"/>
          </w:tcPr>
          <w:p>
            <w:r>
              <w:t xml:space="preserve">$25,000</w:t>
            </w:r>
          </w:p>
        </w:tc>
      </w:tr>
    </w:tbl>
    <w:p>
      <w:pPr>
        <w:pStyle w:val="Heading1"/>
        <w:numPr>
          <w:ilvl w:val="0"/>
          <w:numId w:val="1"/>
        </w:numPr>
      </w:pPr>
      <w:r>
        <w:t xml:space="preserve">Restrictive Covenants</w:t>
      </w:r>
    </w:p>
    <w:p>
      <w:pPr>
        <w:pStyle w:val="ListParagraph"/>
        <w:numPr>
          <w:ilvl w:val="1"/>
          <w:numId w:val="1"/>
        </w:numPr>
      </w:pPr>
      <w:bookmarkStart w:id="10" w:name="_Ref_NonCompete"/>
      <w:commentRangeStart w:id="40"/>
      <w:r>
        <w:t xml:space="preserve">During the Term and for two (2) years thereafter, Provider </w:t>
      </w:r>
      <w:r>
        <w:rPr>
          <w:b/>
          <w:u w:val="single"/>
        </w:rPr>
        <w:t xml:space="preserve">shall not</w:t>
      </w:r>
      <w:r>
        <w:t xml:space="preserve"> pro</w:t>
      </w:r>
      <w:proofErr w:type="spellStart"/>
      <w:r>
        <w:rPr>
          <w:i/>
        </w:rPr>
        <w:t xml:space="preserve">vide services</w:t>
      </w:r>
      <w:proofErr w:type="spellEnd"/>
      <w:r>
        <w:t xml:space="preserve"> to any competitor of Customer.</w:t>
      </w:r>
      <w:commentRangeEnd w:id="40"/>
      <w:r>
        <w:commentReference w:id="40"/>
      </w:r>
      <w:bookmarkEnd w:id="10"/>
    </w:p>
    <w:p>
      <w:pPr>
        <w:pStyle w:val="ListParagraph"/>
        <w:numPr>
          <w:ilvl w:val="1"/>
          <w:numId w:val="1"/>
        </w:numPr>
      </w:pPr>
      <w:r>
        <w:t xml:space="preserve">The restrictions in Section </w:t>
      </w:r>
      <w:r>
        <w:fldChar w:fldCharType="begin"/>
      </w:r>
      <w:r>
        <w:instrText xml:space="preserve"> REF _Ref_NonCompete \r \h </w:instrText>
      </w:r>
      <w:r>
        <w:fldChar w:fldCharType="separate"/>
      </w:r>
      <w:r>
        <w:t>3.1</w:t>
      </w:r>
      <w:r>
        <w:fldChar w:fldCharType="end"/>
      </w:r>
      <w:r>
        <w:t xml:space="preserve"> survive termination of this Agreement.</w:t>
      </w:r>
    </w:p>
    <w:p>
      <w:pPr>
        <w:pStyle w:val="Heading1"/>
        <w:numPr>
          <w:ilvl w:val="0"/>
          <w:numId w:val="1"/>
        </w:numPr>
      </w:pPr>
      <w:r>
        <w:t xml:space="preserve">Intellectual Property</w:t>
      </w:r>
    </w:p>
    <w:p>
      <w:pPr>
        <w:pStyle w:val="ListParagraph"/>
        <w:numPr>
          <w:ilvl w:val="1"/>
          <w:numId w:val="1"/>
        </w:numPr>
      </w:pPr>
      <w:r>
        <w:t xml:space="preserve">All work product, including Provider’s pre-existing tools and methodologies, shall be the exclusive property of Customer.</w:t>
      </w:r>
    </w:p>
    <w:p>
      <w:pPr>
        <w:pStyle w:val="Heading1"/>
        <w:numPr>
          <w:ilvl w:val="0"/>
          <w:numId w:val="1"/>
        </w:numPr>
      </w:pPr>
      <w:r>
        <w:t xml:space="preserve">Security</w:t>
      </w:r>
    </w:p>
    <w:p>
      <w:pPr>
        <w:pStyle w:val="ListParagraph"/>
        <w:numPr>
          <w:ilvl w:val="1"/>
          <w:numId w:val="1"/>
        </w:numPr>
      </w:pPr>
      <w:r>
        <w:t xml:space="preserve">Provider shall comply with Customer’s </w:t>
      </w:r>
      <w:hyperlink r:id="rIdLink1" w:history="1">
        <w:r>
          <w:rPr>
            <w:rStyle w:val="Hyperlink"/>
          </w:rPr>
          <w:t>Security Policy</w:t>
        </w:r>
      </w:hyperlink>
      <w:r>
        <w:t xml:space="preserve">, as amended from time to time.</w:t>
      </w:r>
    </w:p>
    <w:sdt>
      <w:sdtPr>
        <w:alias w:val="Notice Address"/>
        <w:tag w:val="notice"/>
      </w:sdtPr>
      <w:sdtContent>
        <w:p>
          <w:r>
            <w:t xml:space="preserve">Notices shall be sent to: 100 Main Street, Springfield.</w:t>
          </w:r>
        </w:p>
      </w:sdtContent>
    </w:sdt>
    <w:p>
      <w:r>
        <w:drawing>
          <wp:inline distT="0" distB="0" distL="0" distR="0">
            <wp:extent cx="95250" cy="95250"/>
            <wp:docPr id="1" name="Seal"/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Signed and sealed.</w:t>
      </w:r>
    </w:p>
    <w:p>
      <w:r>
        <w:t xml:space="preserve">IN WITNESS WHEREOF, the parties have executed this Agreement.</w:t>
      </w:r>
      <w:r>
        <w:br/>
      </w:r>
      <w:r>
        <w:t xml:space="preserve">Customer ABC, Inc.  |  Provider LLC</w:t>
      </w:r>
    </w:p>
    <w:p/>
    <w:sectPr>
      <w:headerReference w:type="default" r:id="rIdHeader1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>
  <w:comment w:id="40" w:author="Counterparty Counsel" w:date="2026-09-02T10:00:00Z" w:initials="CC">
    <w:p>
      <w:r>
        <w:t>This is standard for our vendors.</w:t>
      </w:r>
    </w:p>
  </w:comment>
</w:comments>
</file>

<file path=word/header1.xml><?xml version="1.0" encoding="utf-8"?>
<w:hdr xmlns:wpc="http://schemas.microsoft.com/office/word/2010/wordprocessingCanvas" xmlns:mc="http://schemas.openxmlformats.org/markup-compatibility/2006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="http://schemas.openxmlformats.org/wordprocessingml/2006/main" xmlns:w14="http://schemas.microsoft.com/office/word/2010/wordml" mc:Ignorable="w14">
  <w:p>
    <w:pPr>
      <w:jc w:val="right"/>
    </w:pPr>
    <w:r>
      <w:t xml:space="preserve">Confidential — 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92" w:hanging="432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pPr>
      <w:spacing w:after="160"/>
    </w:pPr>
  </w:style>
  <w:style w:type="paragraph" w:styleId="Title">
    <w:name w:val="Title"/>
    <w:basedOn w:val="Normal"/>
    <w:pPr>
      <w:jc w:val="center"/>
    </w:pPr>
    <w:rPr>
      <w:b/>
      <w:sz w:val="36"/>
    </w:rPr>
  </w:style>
  <w:style w:type="paragraph" w:styleId="Heading1">
    <w:name w:val="heading 1"/>
    <w:basedOn w:val="Normal"/>
    <w:pPr>
      <w:keepNext/>
      <w:outlineLvl w:val="0"/>
    </w:pPr>
    <w:rPr>
      <w:b/>
      <w:sz w:val="28"/>
    </w:rPr>
  </w:style>
  <w:style w:type="paragraph" w:styleId="ListParagraph">
    <w:name w:val="List Paragraph"/>
    <w:basedOn w:val="Normal"/>
    <w:pPr>
      <w:ind w:left="720"/>
    </w:pPr>
  </w:style>
  <w:style w:type="character" w:styleId="Hyperlink">
    <w:name w:val="Hyperlink"/>
    <w:rPr>
      <w:color w:val="0563C1"/>
      <w:u w:val="single"/>
    </w:r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Relationship Id="rIdHeader1" Type="http://schemas.openxmlformats.org/officeDocument/2006/relationships/header" Target="header1.xml"/><Relationship Id="rIdLink1" Type="http://schemas.openxmlformats.org/officeDocument/2006/relationships/hyperlink" Target="https://example.com/security-policy" TargetMode="External"/><Relationship Id="rIdComments" Type="http://schemas.openxmlformats.org/officeDocument/2006/relationships/comments" Target="comments.xml"/><Relationship Id="rIdImage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Master Services Agreement</dc:title>
  <dc:creator>Counterparty Counsel</dc:creator>
  <dcterms:created xsi:type="dcterms:W3CDTF">2026-09-01T09:00:00Z</dcterms:created>
</cp:coreProperties>
</file>